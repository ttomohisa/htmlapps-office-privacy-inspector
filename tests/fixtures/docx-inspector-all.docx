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commentRangeStart w:id="0"/>
      <w:r>
        <w:t>Commented text</w:t>
      </w:r>
      <w:commentRangeEnd w:id="0"/>
      <w:r>
        <w:commentReference w:id="0"/>
      </w:r>
    </w:p>
    <w:p>
      <w:ins w:id="2" w:author="Editor A" w:date="2026-09-25T12:00:00Z">
        <w:r>
          <w:t>Inserted</w:t>
        </w:r>
      </w:ins>
      <w:del w:id="3" w:author="Editor B" w:date="2026-09-25T12:05:00Z">
        <w:r>
          <w:delText>Deleted</w:delText>
        </w:r>
      </w:del>
      <w:r>
        <w:rPr>
          <w:rPrChange w:id="4" w:author="Editor A" w:date="2026-09-25T12:10:00Z"/>
        </w:rPr>
        <w:t>Formatted</w:t>
      </w:r>
    </w:p>
    <w:p>
      <w:r>
        <w:rPr>
          <w:vanish/>
        </w:rPr>
        <w:t>Direct hidden secret</w:t>
      </w:r>
      <w:r>
        <w:rPr>
          <w:rStyle w:val="HiddenDerived"/>
        </w:rPr>
        <w:t>Style hidden secret</w:t>
      </w:r>
    </w:p>
    <w:p>
      <w:hyperlink r:id="rIdHyper">
        <w:r>
          <w:t>External link</w:t>
        </w:r>
      </w:hyperlink>
    </w:p>
    <w:p>
      <w:r>
        <w:object>
          <o:OLEObject r:id="rIdOle"/>
        </w:object>
      </w:r>
    </w:p>
    <w:sectPr/>
  </w:body>
</w:document>
</file>

<file path=word/comments.xml><?xml version="1.0" encoding="utf-8"?>
<w:comments xmlns:w="http://schemas.openxmlformats.org/wordprocessingml/2006/main">
  <w:comment w:id="0" w:author="田中 太郎" w:initials="TT" w:date="2026-09-25T10:20:00Z">
    <w:p>
      <w:r>
        <w:t>社外共有前に数字を確認してください。</w:t>
      </w:r>
    </w:p>
  </w:comment>
  <w:comment w:id="1" w:author="Alice" w:date="2026-09-25T11:00:00Z">
    <w:p>
      <w:r>
        <w:t>Internal note only.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  <w:attachedTemplate r:id="rIdTemplate"/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Relationship Id="rIdComments" Type="http://schemas.openxmlformats.org/officeDocument/2006/relationships/comments" Target="comments.xml"/><Relationship Id="rIdHyper" Type="http://schemas.openxmlformats.org/officeDocument/2006/relationships/hyperlink" Target="https://example.com/private-review" TargetMode="External"/><Relationship Id="rIdOle" Type="http://schemas.openxmlformats.org/officeDocument/2006/relationships/oleObject" Target="embeddings/oleObject1.bin"/></Relationships>
</file>

<file path=word/_rels/settings.xml.rels><?xml version="1.0" encoding="UTF-8" standalone="yes"?><Relationships xmlns="http://schemas.openxmlformats.org/package/2006/relationships"><Relationship Id="rIdTemplate" Type="http://schemas.openxmlformats.org/officeDocument/2006/relationships/attachedTemplate" Target="file:///C:/Users/tanaka/Templates/secret.dotx" TargetMode="External"/></Relationships>
</file>

<file path=customXml/item1.xml><?xml version="1.0" encoding="utf-8"?>
<bk:private xmlns:bk="urn:browser-kitty:test">
  <bk:value>internal-id-123</bk:value>
</bk:private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