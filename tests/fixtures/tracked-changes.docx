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p>
      <w:ins w:id="2" w:author="Editor A" w:date="2026-09-25T12:00:00Z">
        <w:r>
          <w:t>Inserted</w:t>
        </w:r>
      </w:ins>
      <w:del w:id="3" w:author="Editor B" w:date="2026-09-25T12:05:00Z">
        <w:r>
          <w:delText>Deleted</w:delText>
        </w:r>
      </w:del>
      <w:r>
        <w:rPr>
          <w:rPrChange w:id="4" w:author="Editor A" w:date="2026-09-25T12:10:00Z"/>
        </w:rPr>
        <w:t>Formatted</w: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